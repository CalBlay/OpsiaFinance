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ED5E73" w14:textId="3374230F" w:rsidR="006B486C" w:rsidRPr="00C70A8D" w:rsidRDefault="006B486C" w:rsidP="006B486C">
      <w:pPr>
        <w:rPr>
          <w:lang w:val="es-ES"/>
        </w:rPr>
      </w:pPr>
      <w:r w:rsidRPr="00C70A8D">
        <w:rPr>
          <w:lang w:val="es-ES"/>
        </w:rPr>
        <w:t xml:space="preserve">Asunto: Solicitud de Elaboración de </w:t>
      </w:r>
      <w:r w:rsidR="003A0793">
        <w:rPr>
          <w:lang w:val="es-ES"/>
        </w:rPr>
        <w:t>Informe</w:t>
      </w:r>
      <w:r w:rsidRPr="00C70A8D">
        <w:rPr>
          <w:lang w:val="es-ES"/>
        </w:rPr>
        <w:t xml:space="preserve"> con </w:t>
      </w:r>
      <w:proofErr w:type="spellStart"/>
      <w:r w:rsidRPr="00C70A8D">
        <w:rPr>
          <w:lang w:val="es-ES"/>
        </w:rPr>
        <w:t>KPIs</w:t>
      </w:r>
      <w:proofErr w:type="spellEnd"/>
    </w:p>
    <w:p w14:paraId="5D4D4282" w14:textId="77777777" w:rsidR="006B486C" w:rsidRPr="00C70A8D" w:rsidRDefault="006B486C" w:rsidP="006B486C">
      <w:pPr>
        <w:rPr>
          <w:lang w:val="es-ES"/>
        </w:rPr>
      </w:pPr>
    </w:p>
    <w:p w14:paraId="77FD623E" w14:textId="1C0353BD" w:rsidR="006B486C" w:rsidRDefault="00B05CD5" w:rsidP="006B486C">
      <w:pPr>
        <w:rPr>
          <w:lang w:val="es-ES"/>
        </w:rPr>
      </w:pPr>
      <w:r>
        <w:rPr>
          <w:lang w:val="es-ES"/>
        </w:rPr>
        <w:t>Hola</w:t>
      </w:r>
      <w:r w:rsidR="006B486C" w:rsidRPr="00C70A8D">
        <w:rPr>
          <w:lang w:val="es-ES"/>
        </w:rPr>
        <w:t xml:space="preserve"> equipo,</w:t>
      </w:r>
    </w:p>
    <w:p w14:paraId="7E5BFC3D" w14:textId="7A96D8F8" w:rsidR="007F7832" w:rsidRDefault="00E133EF" w:rsidP="006B486C">
      <w:pPr>
        <w:rPr>
          <w:lang w:val="es-ES"/>
        </w:rPr>
      </w:pPr>
      <w:r>
        <w:rPr>
          <w:lang w:val="es-ES"/>
        </w:rPr>
        <w:t xml:space="preserve">Vamos a empezar a trabajar con la elaboración de un nuevo informe. </w:t>
      </w:r>
      <w:r w:rsidR="000464CA">
        <w:rPr>
          <w:lang w:val="es-ES"/>
        </w:rPr>
        <w:t>En este nuevo informe vamos a recoger</w:t>
      </w:r>
      <w:r w:rsidR="00B9617D">
        <w:rPr>
          <w:lang w:val="es-ES"/>
        </w:rPr>
        <w:t xml:space="preserve"> los </w:t>
      </w:r>
      <w:proofErr w:type="spellStart"/>
      <w:r w:rsidR="00B9617D">
        <w:rPr>
          <w:lang w:val="es-ES"/>
        </w:rPr>
        <w:t>KPI’s</w:t>
      </w:r>
      <w:proofErr w:type="spellEnd"/>
      <w:r w:rsidR="00B9617D">
        <w:rPr>
          <w:lang w:val="es-ES"/>
        </w:rPr>
        <w:t xml:space="preserve"> diseñados por nuestro departamento</w:t>
      </w:r>
      <w:r w:rsidR="007F7832">
        <w:rPr>
          <w:lang w:val="es-ES"/>
        </w:rPr>
        <w:t>. De este modo seremos capaces de poder analizar y optimizar la gestión para la toma de decisiones</w:t>
      </w:r>
      <w:r w:rsidR="003A3CDC">
        <w:rPr>
          <w:lang w:val="es-ES"/>
        </w:rPr>
        <w:t>.</w:t>
      </w:r>
    </w:p>
    <w:p w14:paraId="1863CAE5" w14:textId="2DE68A1C" w:rsidR="003A3CDC" w:rsidRPr="00C70A8D" w:rsidRDefault="003A3CDC" w:rsidP="006B486C">
      <w:pPr>
        <w:rPr>
          <w:lang w:val="es-ES"/>
        </w:rPr>
      </w:pPr>
      <w:r>
        <w:rPr>
          <w:lang w:val="es-ES"/>
        </w:rPr>
        <w:t xml:space="preserve">Las </w:t>
      </w:r>
      <w:proofErr w:type="spellStart"/>
      <w:proofErr w:type="gramStart"/>
      <w:r>
        <w:rPr>
          <w:lang w:val="es-ES"/>
        </w:rPr>
        <w:t>KPI¡</w:t>
      </w:r>
      <w:proofErr w:type="gramEnd"/>
      <w:r>
        <w:rPr>
          <w:lang w:val="es-ES"/>
        </w:rPr>
        <w:t>’s</w:t>
      </w:r>
      <w:proofErr w:type="spellEnd"/>
      <w:r>
        <w:rPr>
          <w:lang w:val="es-ES"/>
        </w:rPr>
        <w:t xml:space="preserve"> clave a evaluar van a ser:</w:t>
      </w:r>
    </w:p>
    <w:p w14:paraId="00F5E4D3" w14:textId="77777777" w:rsidR="006B486C" w:rsidRPr="00C70A8D" w:rsidRDefault="006B486C" w:rsidP="006B486C">
      <w:pPr>
        <w:rPr>
          <w:lang w:val="es-ES"/>
        </w:rPr>
      </w:pPr>
      <w:r w:rsidRPr="00C70A8D">
        <w:rPr>
          <w:lang w:val="es-ES"/>
        </w:rPr>
        <w:t>% Costes fijos</w:t>
      </w:r>
    </w:p>
    <w:p w14:paraId="74582C32" w14:textId="77777777" w:rsidR="006B486C" w:rsidRPr="00C70A8D" w:rsidRDefault="006B486C" w:rsidP="006B486C">
      <w:pPr>
        <w:rPr>
          <w:lang w:val="es-ES"/>
        </w:rPr>
      </w:pPr>
      <w:r w:rsidRPr="00C70A8D">
        <w:rPr>
          <w:lang w:val="es-ES"/>
        </w:rPr>
        <w:t>EBITDA</w:t>
      </w:r>
    </w:p>
    <w:p w14:paraId="75A4672F" w14:textId="77777777" w:rsidR="006B486C" w:rsidRPr="00C70A8D" w:rsidRDefault="006B486C" w:rsidP="006B486C">
      <w:pPr>
        <w:rPr>
          <w:lang w:val="es-ES"/>
        </w:rPr>
      </w:pPr>
      <w:r w:rsidRPr="00C70A8D">
        <w:rPr>
          <w:lang w:val="es-ES"/>
        </w:rPr>
        <w:t>% Margen por estudiante</w:t>
      </w:r>
    </w:p>
    <w:p w14:paraId="3F17668B" w14:textId="77777777" w:rsidR="006B486C" w:rsidRPr="00C70A8D" w:rsidRDefault="006B486C" w:rsidP="006B486C">
      <w:pPr>
        <w:rPr>
          <w:lang w:val="es-ES"/>
        </w:rPr>
      </w:pPr>
      <w:r w:rsidRPr="00C70A8D">
        <w:rPr>
          <w:lang w:val="es-ES"/>
        </w:rPr>
        <w:t>% Cuota de Mercado</w:t>
      </w:r>
    </w:p>
    <w:p w14:paraId="7FC5AEB2" w14:textId="77777777" w:rsidR="006B486C" w:rsidRPr="00C70A8D" w:rsidRDefault="006B486C" w:rsidP="006B486C">
      <w:pPr>
        <w:rPr>
          <w:lang w:val="es-ES"/>
        </w:rPr>
      </w:pPr>
      <w:r w:rsidRPr="00C70A8D">
        <w:rPr>
          <w:lang w:val="es-ES"/>
        </w:rPr>
        <w:t>% Leads vs Matriculación</w:t>
      </w:r>
    </w:p>
    <w:p w14:paraId="5DCBD873" w14:textId="77777777" w:rsidR="006B486C" w:rsidRDefault="006B486C" w:rsidP="006B486C">
      <w:pPr>
        <w:rPr>
          <w:lang w:val="es-ES"/>
        </w:rPr>
      </w:pPr>
      <w:r w:rsidRPr="00C70A8D">
        <w:rPr>
          <w:lang w:val="es-ES"/>
        </w:rPr>
        <w:t>% Plantilla: Retribución Fija vs Retribución Variable</w:t>
      </w:r>
    </w:p>
    <w:p w14:paraId="0BAC63AD" w14:textId="037EBCC9" w:rsidR="00AA5D9A" w:rsidRDefault="00D24C1E" w:rsidP="006B486C">
      <w:pPr>
        <w:rPr>
          <w:lang w:val="es-ES"/>
        </w:rPr>
      </w:pPr>
      <w:r>
        <w:rPr>
          <w:lang w:val="es-ES"/>
        </w:rPr>
        <w:t>Adjunto documento</w:t>
      </w:r>
      <w:r w:rsidR="00BE7056">
        <w:rPr>
          <w:lang w:val="es-ES"/>
        </w:rPr>
        <w:t>s</w:t>
      </w:r>
      <w:r>
        <w:rPr>
          <w:lang w:val="es-ES"/>
        </w:rPr>
        <w:t xml:space="preserve"> con definiciones de los </w:t>
      </w:r>
      <w:proofErr w:type="spellStart"/>
      <w:r>
        <w:rPr>
          <w:lang w:val="es-ES"/>
        </w:rPr>
        <w:t>KPI’s</w:t>
      </w:r>
      <w:proofErr w:type="spellEnd"/>
      <w:r w:rsidR="00FF34CD">
        <w:rPr>
          <w:lang w:val="es-ES"/>
        </w:rPr>
        <w:t xml:space="preserve"> </w:t>
      </w:r>
      <w:r w:rsidR="00785BCE">
        <w:rPr>
          <w:lang w:val="es-ES"/>
        </w:rPr>
        <w:t xml:space="preserve">(sprint2.2) </w:t>
      </w:r>
      <w:r w:rsidR="004A491A">
        <w:rPr>
          <w:lang w:val="es-ES"/>
        </w:rPr>
        <w:t xml:space="preserve">CM (ejemplo respuesta 1) </w:t>
      </w:r>
      <w:r w:rsidR="00FF34CD">
        <w:rPr>
          <w:lang w:val="es-ES"/>
        </w:rPr>
        <w:t xml:space="preserve">y un </w:t>
      </w:r>
      <w:r w:rsidR="00E2027B">
        <w:rPr>
          <w:lang w:val="es-ES"/>
        </w:rPr>
        <w:t>documento Excel</w:t>
      </w:r>
      <w:r w:rsidR="00FF34CD">
        <w:rPr>
          <w:lang w:val="es-ES"/>
        </w:rPr>
        <w:t xml:space="preserve"> </w:t>
      </w:r>
      <w:r w:rsidR="00A54E5E">
        <w:rPr>
          <w:lang w:val="es-ES"/>
        </w:rPr>
        <w:t>(Sprint</w:t>
      </w:r>
      <w:r w:rsidR="004A491A">
        <w:rPr>
          <w:lang w:val="es-ES"/>
        </w:rPr>
        <w:t>1)</w:t>
      </w:r>
      <w:r w:rsidR="00CC4E45">
        <w:rPr>
          <w:lang w:val="es-ES"/>
        </w:rPr>
        <w:t xml:space="preserve"> servirá para realizar el informe.</w:t>
      </w:r>
    </w:p>
    <w:p w14:paraId="42A50217" w14:textId="4C6EF522" w:rsidR="00E2027B" w:rsidRPr="00C70A8D" w:rsidRDefault="00E2027B" w:rsidP="00E2027B">
      <w:pPr>
        <w:rPr>
          <w:ins w:id="0" w:author="Oriol puig i Carreró" w:date="2024-05-11T20:15:00Z" w16du:dateUtc="2024-05-11T18:15:00Z"/>
          <w:lang w:val="es-ES"/>
        </w:rPr>
      </w:pPr>
      <w:r w:rsidRPr="00C70A8D">
        <w:rPr>
          <w:lang w:val="es-ES"/>
        </w:rPr>
        <w:t xml:space="preserve">El </w:t>
      </w:r>
      <w:r w:rsidR="00BF20C2">
        <w:rPr>
          <w:lang w:val="es-ES"/>
        </w:rPr>
        <w:t>informe debe</w:t>
      </w:r>
      <w:r w:rsidRPr="00C70A8D">
        <w:rPr>
          <w:lang w:val="es-ES"/>
        </w:rPr>
        <w:t xml:space="preserve"> incluir gráficos, tablas y análisis de tendencias que nos ayudarán a visualizar y comprender mejor la evolución de estos </w:t>
      </w:r>
      <w:proofErr w:type="spellStart"/>
      <w:r w:rsidRPr="00C70A8D">
        <w:rPr>
          <w:lang w:val="es-ES"/>
        </w:rPr>
        <w:t>KPIs</w:t>
      </w:r>
      <w:proofErr w:type="spellEnd"/>
      <w:r w:rsidRPr="00C70A8D">
        <w:rPr>
          <w:lang w:val="es-ES"/>
        </w:rPr>
        <w:t xml:space="preserve"> a lo largo del tiempo. El objetivo final es utilizar esta información para tomar decisiones </w:t>
      </w:r>
      <w:r w:rsidR="00BF20C2">
        <w:rPr>
          <w:lang w:val="es-ES"/>
        </w:rPr>
        <w:t xml:space="preserve">estratégicas </w:t>
      </w:r>
      <w:r w:rsidRPr="00C70A8D">
        <w:rPr>
          <w:lang w:val="es-ES"/>
        </w:rPr>
        <w:t xml:space="preserve">que impulsen el crecimiento y la rentabilidad de nuestra </w:t>
      </w:r>
      <w:r w:rsidR="00BF20C2">
        <w:rPr>
          <w:lang w:val="es-ES"/>
        </w:rPr>
        <w:t>empresa IEBS</w:t>
      </w:r>
      <w:r w:rsidRPr="00C70A8D">
        <w:rPr>
          <w:lang w:val="es-ES"/>
        </w:rPr>
        <w:t>.</w:t>
      </w:r>
    </w:p>
    <w:p w14:paraId="703BA24B" w14:textId="048671EC" w:rsidR="006B486C" w:rsidRPr="00C70A8D" w:rsidRDefault="00A74CAE" w:rsidP="006B486C">
      <w:pPr>
        <w:rPr>
          <w:lang w:val="es-ES"/>
        </w:rPr>
      </w:pPr>
      <w:r>
        <w:rPr>
          <w:lang w:val="es-ES"/>
        </w:rPr>
        <w:t>Como siempre os animo a que aportéis</w:t>
      </w:r>
      <w:r w:rsidR="006B486C" w:rsidRPr="00C70A8D">
        <w:rPr>
          <w:lang w:val="es-ES"/>
        </w:rPr>
        <w:t xml:space="preserve"> ideas y sugerencias para mejorar la presentación y la interpretación de los datos</w:t>
      </w:r>
    </w:p>
    <w:p w14:paraId="0EF08DE8" w14:textId="0CCD5A23" w:rsidR="006B486C" w:rsidRPr="00C70A8D" w:rsidRDefault="006B486C" w:rsidP="006B486C">
      <w:pPr>
        <w:rPr>
          <w:lang w:val="es-ES"/>
        </w:rPr>
      </w:pPr>
      <w:r w:rsidRPr="00C70A8D">
        <w:rPr>
          <w:lang w:val="es-ES"/>
        </w:rPr>
        <w:t xml:space="preserve">El plazo para la entrega </w:t>
      </w:r>
      <w:r w:rsidR="00F52D9B">
        <w:rPr>
          <w:lang w:val="es-ES"/>
        </w:rPr>
        <w:t>será para finales de semana</w:t>
      </w:r>
      <w:r w:rsidRPr="00C70A8D">
        <w:rPr>
          <w:lang w:val="es-ES"/>
        </w:rPr>
        <w:t xml:space="preserve">. Si </w:t>
      </w:r>
      <w:r w:rsidR="00F52D9B">
        <w:rPr>
          <w:lang w:val="es-ES"/>
        </w:rPr>
        <w:t>tenéis algu</w:t>
      </w:r>
      <w:r w:rsidRPr="00C70A8D">
        <w:rPr>
          <w:lang w:val="es-ES"/>
        </w:rPr>
        <w:t>na pregunta o necesitan aclaraciones adicionales, no duden en ponerse en contacto conmigo.</w:t>
      </w:r>
    </w:p>
    <w:p w14:paraId="5B3E452C" w14:textId="77777777" w:rsidR="006B486C" w:rsidRPr="00C70A8D" w:rsidRDefault="006B486C" w:rsidP="006B486C">
      <w:pPr>
        <w:rPr>
          <w:lang w:val="es-ES"/>
        </w:rPr>
      </w:pPr>
      <w:r w:rsidRPr="00C70A8D">
        <w:rPr>
          <w:lang w:val="es-ES"/>
        </w:rPr>
        <w:t>Atentamente,</w:t>
      </w:r>
    </w:p>
    <w:p w14:paraId="7EF081C5" w14:textId="1FD60909" w:rsidR="006B486C" w:rsidRPr="00C70A8D" w:rsidRDefault="00E2027B" w:rsidP="006B486C">
      <w:pPr>
        <w:rPr>
          <w:lang w:val="es-ES"/>
        </w:rPr>
      </w:pPr>
      <w:r>
        <w:rPr>
          <w:lang w:val="es-ES"/>
        </w:rPr>
        <w:t>firma</w:t>
      </w:r>
    </w:p>
    <w:p w14:paraId="0A439BC1" w14:textId="77777777" w:rsidR="006B486C" w:rsidRDefault="006B486C" w:rsidP="006B486C">
      <w:pPr>
        <w:rPr>
          <w:lang w:val="es-ES"/>
        </w:rPr>
      </w:pPr>
    </w:p>
    <w:p w14:paraId="1F1B244C" w14:textId="77777777" w:rsidR="00E133EF" w:rsidRPr="00C70A8D" w:rsidRDefault="00E133EF" w:rsidP="006B486C">
      <w:pPr>
        <w:rPr>
          <w:lang w:val="es-ES"/>
        </w:rPr>
      </w:pPr>
    </w:p>
    <w:p w14:paraId="448B0696" w14:textId="77777777" w:rsidR="006B486C" w:rsidRPr="00C70A8D" w:rsidRDefault="006B486C" w:rsidP="006B486C">
      <w:pPr>
        <w:rPr>
          <w:lang w:val="es-ES"/>
        </w:rPr>
      </w:pPr>
    </w:p>
    <w:p w14:paraId="504AA770" w14:textId="77777777" w:rsidR="00616DB7" w:rsidRDefault="00616DB7" w:rsidP="006B486C">
      <w:pPr>
        <w:rPr>
          <w:lang w:val="es-ES"/>
        </w:rPr>
      </w:pPr>
    </w:p>
    <w:p w14:paraId="6AE2C95E" w14:textId="77777777" w:rsidR="001E6810" w:rsidRDefault="001E6810" w:rsidP="006B486C">
      <w:pPr>
        <w:rPr>
          <w:lang w:val="es-ES"/>
        </w:rPr>
      </w:pPr>
    </w:p>
    <w:p w14:paraId="49D846F5" w14:textId="77777777" w:rsidR="001E6810" w:rsidRDefault="001E6810" w:rsidP="006B486C">
      <w:pPr>
        <w:rPr>
          <w:lang w:val="es-ES"/>
        </w:rPr>
      </w:pPr>
    </w:p>
    <w:p w14:paraId="39280957" w14:textId="77777777" w:rsidR="001E6810" w:rsidRDefault="001E6810" w:rsidP="006B486C">
      <w:pPr>
        <w:rPr>
          <w:lang w:val="es-ES"/>
        </w:rPr>
      </w:pPr>
    </w:p>
    <w:p w14:paraId="6D93F9E4" w14:textId="77777777" w:rsidR="001E6810" w:rsidRDefault="001E6810" w:rsidP="006B486C">
      <w:pPr>
        <w:rPr>
          <w:lang w:val="es-ES"/>
        </w:rPr>
      </w:pPr>
    </w:p>
    <w:p w14:paraId="07F862DD" w14:textId="77777777" w:rsidR="001E6810" w:rsidRPr="00C70A8D" w:rsidRDefault="001E6810" w:rsidP="006B486C">
      <w:pPr>
        <w:rPr>
          <w:ins w:id="1" w:author="Oriol puig i Carreró" w:date="2024-05-11T20:15:00Z" w16du:dateUtc="2024-05-11T18:15:00Z"/>
          <w:lang w:val="es-ES"/>
        </w:rPr>
      </w:pPr>
    </w:p>
    <w:p w14:paraId="1D53B0BC" w14:textId="099E23E7" w:rsidR="00212F48" w:rsidRPr="00C70A8D" w:rsidRDefault="00011370" w:rsidP="00212F48">
      <w:pPr>
        <w:rPr>
          <w:lang w:val="es-ES"/>
        </w:rPr>
      </w:pPr>
      <w:r>
        <w:rPr>
          <w:lang w:val="es-ES"/>
        </w:rPr>
        <w:lastRenderedPageBreak/>
        <w:t>Buenas tardes</w:t>
      </w:r>
      <w:r w:rsidR="00212F48" w:rsidRPr="00C70A8D">
        <w:rPr>
          <w:lang w:val="es-ES"/>
        </w:rPr>
        <w:t xml:space="preserve"> equipo de IT,</w:t>
      </w:r>
    </w:p>
    <w:p w14:paraId="2EAFDE76" w14:textId="77777777" w:rsidR="00212F48" w:rsidRDefault="00212F48" w:rsidP="00212F48">
      <w:pPr>
        <w:rPr>
          <w:lang w:val="es-ES"/>
        </w:rPr>
      </w:pPr>
    </w:p>
    <w:p w14:paraId="2843832A" w14:textId="7BEF0966" w:rsidR="00A03373" w:rsidRPr="00C70A8D" w:rsidRDefault="00A03373" w:rsidP="00212F48">
      <w:pPr>
        <w:rPr>
          <w:lang w:val="es-ES"/>
        </w:rPr>
      </w:pPr>
      <w:r>
        <w:rPr>
          <w:lang w:val="es-ES"/>
        </w:rPr>
        <w:t xml:space="preserve">Desde el departamento de Finanzas nos gustaría </w:t>
      </w:r>
      <w:r w:rsidR="00CE3C73">
        <w:rPr>
          <w:lang w:val="es-ES"/>
        </w:rPr>
        <w:t>poder colaborar con ustedes para la creación de un nuevo informe</w:t>
      </w:r>
      <w:r w:rsidR="00822075">
        <w:rPr>
          <w:lang w:val="es-ES"/>
        </w:rPr>
        <w:t xml:space="preserve">. Este informe estaría basado en los </w:t>
      </w:r>
      <w:proofErr w:type="spellStart"/>
      <w:r w:rsidR="00822075">
        <w:rPr>
          <w:lang w:val="es-ES"/>
        </w:rPr>
        <w:t>KPI’s</w:t>
      </w:r>
      <w:proofErr w:type="spellEnd"/>
      <w:r w:rsidR="00822075">
        <w:rPr>
          <w:lang w:val="es-ES"/>
        </w:rPr>
        <w:t xml:space="preserve"> que creemos que son </w:t>
      </w:r>
      <w:r w:rsidR="00112393">
        <w:rPr>
          <w:lang w:val="es-ES"/>
        </w:rPr>
        <w:t>fundamentales</w:t>
      </w:r>
      <w:r w:rsidR="00822075">
        <w:rPr>
          <w:lang w:val="es-ES"/>
        </w:rPr>
        <w:t xml:space="preserve"> </w:t>
      </w:r>
      <w:r w:rsidR="00112393">
        <w:rPr>
          <w:lang w:val="es-ES"/>
        </w:rPr>
        <w:t>para la gestión financiera y estratégica de la compañía</w:t>
      </w:r>
    </w:p>
    <w:p w14:paraId="288E6236" w14:textId="77777777" w:rsidR="00212F48" w:rsidRPr="00C70A8D" w:rsidRDefault="00212F48" w:rsidP="00212F48">
      <w:pPr>
        <w:rPr>
          <w:lang w:val="es-ES"/>
        </w:rPr>
      </w:pPr>
      <w:r w:rsidRPr="00C70A8D">
        <w:rPr>
          <w:lang w:val="es-ES"/>
        </w:rPr>
        <w:t xml:space="preserve">Dado que nuestro sistema actual carece de un sistema de autoservicio para la generación de informes, necesitaría su ayuda para recopilar y presentar estos datos de manera efectiva. A continuación, detallo los </w:t>
      </w:r>
      <w:proofErr w:type="spellStart"/>
      <w:r w:rsidRPr="00C70A8D">
        <w:rPr>
          <w:lang w:val="es-ES"/>
        </w:rPr>
        <w:t>KPIs</w:t>
      </w:r>
      <w:proofErr w:type="spellEnd"/>
      <w:r w:rsidRPr="00C70A8D">
        <w:rPr>
          <w:lang w:val="es-ES"/>
        </w:rPr>
        <w:t xml:space="preserve"> que nos gustaría incluir en este informe:</w:t>
      </w:r>
    </w:p>
    <w:p w14:paraId="1F93F0F9" w14:textId="77777777" w:rsidR="00212F48" w:rsidRPr="00C70A8D" w:rsidRDefault="00212F48" w:rsidP="00212F48">
      <w:pPr>
        <w:rPr>
          <w:lang w:val="es-ES"/>
        </w:rPr>
      </w:pPr>
      <w:r w:rsidRPr="00C70A8D">
        <w:rPr>
          <w:lang w:val="es-ES"/>
        </w:rPr>
        <w:t>% Costes fijos</w:t>
      </w:r>
    </w:p>
    <w:p w14:paraId="09905102" w14:textId="77777777" w:rsidR="00212F48" w:rsidRPr="00C70A8D" w:rsidRDefault="00212F48" w:rsidP="00212F48">
      <w:pPr>
        <w:rPr>
          <w:lang w:val="es-ES"/>
        </w:rPr>
      </w:pPr>
      <w:r w:rsidRPr="00C70A8D">
        <w:rPr>
          <w:lang w:val="es-ES"/>
        </w:rPr>
        <w:t>EBITDA</w:t>
      </w:r>
    </w:p>
    <w:p w14:paraId="00807752" w14:textId="77777777" w:rsidR="00212F48" w:rsidRPr="00C70A8D" w:rsidRDefault="00212F48" w:rsidP="00212F48">
      <w:pPr>
        <w:rPr>
          <w:lang w:val="es-ES"/>
        </w:rPr>
      </w:pPr>
      <w:r w:rsidRPr="00C70A8D">
        <w:rPr>
          <w:lang w:val="es-ES"/>
        </w:rPr>
        <w:t>% Margen por estudiante</w:t>
      </w:r>
    </w:p>
    <w:p w14:paraId="5B6E441A" w14:textId="77777777" w:rsidR="00212F48" w:rsidRPr="00C70A8D" w:rsidRDefault="00212F48" w:rsidP="00212F48">
      <w:pPr>
        <w:rPr>
          <w:lang w:val="es-ES"/>
        </w:rPr>
      </w:pPr>
      <w:r w:rsidRPr="00C70A8D">
        <w:rPr>
          <w:lang w:val="es-ES"/>
        </w:rPr>
        <w:t>% Cuota de Mercado</w:t>
      </w:r>
    </w:p>
    <w:p w14:paraId="303785F2" w14:textId="77777777" w:rsidR="00212F48" w:rsidRPr="00C70A8D" w:rsidRDefault="00212F48" w:rsidP="00212F48">
      <w:pPr>
        <w:rPr>
          <w:lang w:val="es-ES"/>
        </w:rPr>
      </w:pPr>
      <w:r w:rsidRPr="00C70A8D">
        <w:rPr>
          <w:lang w:val="es-ES"/>
        </w:rPr>
        <w:t>% Leads vs Matriculación</w:t>
      </w:r>
    </w:p>
    <w:p w14:paraId="5D1A5474" w14:textId="77777777" w:rsidR="00212F48" w:rsidRPr="00C70A8D" w:rsidRDefault="00212F48" w:rsidP="00212F48">
      <w:pPr>
        <w:rPr>
          <w:lang w:val="es-ES"/>
        </w:rPr>
      </w:pPr>
      <w:r w:rsidRPr="00C70A8D">
        <w:rPr>
          <w:lang w:val="es-ES"/>
        </w:rPr>
        <w:t>% Plantilla: Retribución Fija vs Retribución Variable</w:t>
      </w:r>
    </w:p>
    <w:p w14:paraId="27CDCFCA" w14:textId="5E9E8E06" w:rsidR="00212F48" w:rsidRPr="00C70A8D" w:rsidRDefault="00186053" w:rsidP="00212F48">
      <w:pPr>
        <w:rPr>
          <w:lang w:val="es-ES"/>
        </w:rPr>
      </w:pPr>
      <w:r>
        <w:rPr>
          <w:lang w:val="es-ES"/>
        </w:rPr>
        <w:t>¿Creéis</w:t>
      </w:r>
      <w:r w:rsidR="007F10A4">
        <w:rPr>
          <w:lang w:val="es-ES"/>
        </w:rPr>
        <w:t xml:space="preserve"> que es posible </w:t>
      </w:r>
      <w:r>
        <w:rPr>
          <w:lang w:val="es-ES"/>
        </w:rPr>
        <w:t>contar con vuestra colaboración?</w:t>
      </w:r>
      <w:r w:rsidR="00212F48" w:rsidRPr="00C70A8D">
        <w:rPr>
          <w:lang w:val="es-ES"/>
        </w:rPr>
        <w:t xml:space="preserve"> </w:t>
      </w:r>
      <w:r>
        <w:rPr>
          <w:lang w:val="es-ES"/>
        </w:rPr>
        <w:t xml:space="preserve">Queremos que sea </w:t>
      </w:r>
      <w:r w:rsidR="00212F48" w:rsidRPr="00C70A8D">
        <w:rPr>
          <w:lang w:val="es-ES"/>
        </w:rPr>
        <w:t xml:space="preserve">una presentación clara y fácil de entender, que permita </w:t>
      </w:r>
      <w:r>
        <w:rPr>
          <w:lang w:val="es-ES"/>
        </w:rPr>
        <w:t xml:space="preserve">a gerencia </w:t>
      </w:r>
      <w:r w:rsidR="00212F48" w:rsidRPr="00C70A8D">
        <w:rPr>
          <w:lang w:val="es-ES"/>
        </w:rPr>
        <w:t xml:space="preserve">tomar decisiones </w:t>
      </w:r>
      <w:r>
        <w:rPr>
          <w:lang w:val="es-ES"/>
        </w:rPr>
        <w:t xml:space="preserve">estratégicas </w:t>
      </w:r>
      <w:r w:rsidR="00212F48" w:rsidRPr="00C70A8D">
        <w:rPr>
          <w:lang w:val="es-ES"/>
        </w:rPr>
        <w:t xml:space="preserve">para mejorar el rendimiento y la eficiencia de nuestra </w:t>
      </w:r>
      <w:r>
        <w:rPr>
          <w:lang w:val="es-ES"/>
        </w:rPr>
        <w:t>compañía</w:t>
      </w:r>
      <w:r w:rsidR="00212F48" w:rsidRPr="00C70A8D">
        <w:rPr>
          <w:lang w:val="es-ES"/>
        </w:rPr>
        <w:t>.</w:t>
      </w:r>
    </w:p>
    <w:p w14:paraId="1DA93633" w14:textId="65F7F321" w:rsidR="00212F48" w:rsidRPr="00C70A8D" w:rsidRDefault="00212F48" w:rsidP="00212F48">
      <w:pPr>
        <w:rPr>
          <w:lang w:val="es-ES"/>
        </w:rPr>
      </w:pPr>
      <w:r w:rsidRPr="00C70A8D">
        <w:rPr>
          <w:lang w:val="es-ES"/>
        </w:rPr>
        <w:t xml:space="preserve">Quedo a la espera de su confirmación para coordinar una reunión y </w:t>
      </w:r>
      <w:r w:rsidR="00186053">
        <w:rPr>
          <w:lang w:val="es-ES"/>
        </w:rPr>
        <w:t>resolver</w:t>
      </w:r>
      <w:r w:rsidRPr="00C70A8D">
        <w:rPr>
          <w:lang w:val="es-ES"/>
        </w:rPr>
        <w:t xml:space="preserve"> los detalles </w:t>
      </w:r>
      <w:r w:rsidR="00186053" w:rsidRPr="00C70A8D">
        <w:rPr>
          <w:lang w:val="es-ES"/>
        </w:rPr>
        <w:t>técnicos,</w:t>
      </w:r>
      <w:r w:rsidRPr="00C70A8D">
        <w:rPr>
          <w:lang w:val="es-ES"/>
        </w:rPr>
        <w:t xml:space="preserve"> </w:t>
      </w:r>
      <w:r w:rsidR="00186053">
        <w:rPr>
          <w:lang w:val="es-ES"/>
        </w:rPr>
        <w:t>así como saber en qué tiempos nos podemos mover para</w:t>
      </w:r>
      <w:r w:rsidR="00E70A59">
        <w:rPr>
          <w:lang w:val="es-ES"/>
        </w:rPr>
        <w:t xml:space="preserve"> realizar el informe</w:t>
      </w:r>
      <w:r w:rsidRPr="00C70A8D">
        <w:rPr>
          <w:lang w:val="es-ES"/>
        </w:rPr>
        <w:t>. Si tienen alguna pregunta o necesitan más información, no duden en ponerse en contacto conmigo.</w:t>
      </w:r>
    </w:p>
    <w:p w14:paraId="7F9116BE" w14:textId="77777777" w:rsidR="00212F48" w:rsidRPr="00C70A8D" w:rsidRDefault="00212F48" w:rsidP="00212F48">
      <w:pPr>
        <w:rPr>
          <w:lang w:val="es-ES"/>
        </w:rPr>
      </w:pPr>
    </w:p>
    <w:p w14:paraId="523632F4" w14:textId="77777777" w:rsidR="00212F48" w:rsidRPr="00C70A8D" w:rsidRDefault="00212F48" w:rsidP="00212F48">
      <w:pPr>
        <w:rPr>
          <w:lang w:val="es-ES"/>
        </w:rPr>
      </w:pPr>
    </w:p>
    <w:p w14:paraId="044D9A2E" w14:textId="77777777" w:rsidR="00212F48" w:rsidRPr="00C70A8D" w:rsidRDefault="00212F48" w:rsidP="00212F48">
      <w:pPr>
        <w:rPr>
          <w:lang w:val="es-ES"/>
        </w:rPr>
      </w:pPr>
      <w:r w:rsidRPr="00C70A8D">
        <w:rPr>
          <w:lang w:val="es-ES"/>
        </w:rPr>
        <w:t>Saludos cordiales,</w:t>
      </w:r>
    </w:p>
    <w:p w14:paraId="30207A87" w14:textId="77777777" w:rsidR="00212F48" w:rsidRPr="00C70A8D" w:rsidRDefault="00212F48" w:rsidP="00212F48">
      <w:pPr>
        <w:rPr>
          <w:lang w:val="es-ES"/>
        </w:rPr>
      </w:pPr>
    </w:p>
    <w:p w14:paraId="772E9BC3" w14:textId="6BBA0F72" w:rsidR="00212F48" w:rsidRPr="00C70A8D" w:rsidRDefault="00E70A59" w:rsidP="00212F48">
      <w:pPr>
        <w:rPr>
          <w:lang w:val="es-ES"/>
        </w:rPr>
      </w:pPr>
      <w:r>
        <w:rPr>
          <w:lang w:val="es-ES"/>
        </w:rPr>
        <w:t>Firma</w:t>
      </w:r>
    </w:p>
    <w:p w14:paraId="32D58987" w14:textId="77777777" w:rsidR="00616DB7" w:rsidRPr="00C70A8D" w:rsidRDefault="00616DB7" w:rsidP="006B486C">
      <w:pPr>
        <w:rPr>
          <w:lang w:val="es-ES"/>
        </w:rPr>
      </w:pPr>
    </w:p>
    <w:p w14:paraId="27C91BC9" w14:textId="77777777" w:rsidR="00C60E0F" w:rsidRDefault="00C60E0F" w:rsidP="006B486C">
      <w:pPr>
        <w:rPr>
          <w:lang w:val="es-ES"/>
        </w:rPr>
      </w:pPr>
    </w:p>
    <w:p w14:paraId="3575D7D7" w14:textId="77777777" w:rsidR="00F11B26" w:rsidRDefault="00F11B26" w:rsidP="006B486C">
      <w:pPr>
        <w:rPr>
          <w:lang w:val="es-ES"/>
        </w:rPr>
      </w:pPr>
    </w:p>
    <w:p w14:paraId="0C152013" w14:textId="77777777" w:rsidR="00F11B26" w:rsidRDefault="00F11B26" w:rsidP="006B486C">
      <w:pPr>
        <w:rPr>
          <w:lang w:val="es-ES"/>
        </w:rPr>
      </w:pPr>
    </w:p>
    <w:p w14:paraId="33DC159E" w14:textId="77777777" w:rsidR="00F11B26" w:rsidRDefault="00F11B26" w:rsidP="006B486C">
      <w:pPr>
        <w:rPr>
          <w:lang w:val="es-ES"/>
        </w:rPr>
      </w:pPr>
    </w:p>
    <w:p w14:paraId="41340386" w14:textId="77777777" w:rsidR="00F11B26" w:rsidRDefault="00F11B26" w:rsidP="006B486C">
      <w:pPr>
        <w:rPr>
          <w:lang w:val="es-ES"/>
        </w:rPr>
      </w:pPr>
    </w:p>
    <w:p w14:paraId="2CD4E3DF" w14:textId="77777777" w:rsidR="00F11B26" w:rsidRPr="00C70A8D" w:rsidRDefault="00F11B26" w:rsidP="006B486C">
      <w:pPr>
        <w:rPr>
          <w:lang w:val="es-ES"/>
        </w:rPr>
      </w:pPr>
    </w:p>
    <w:p w14:paraId="5979FA2A" w14:textId="77777777" w:rsidR="00C60E0F" w:rsidRPr="00C70A8D" w:rsidRDefault="00C60E0F" w:rsidP="00C60E0F">
      <w:pPr>
        <w:rPr>
          <w:lang w:val="es-ES"/>
        </w:rPr>
      </w:pPr>
    </w:p>
    <w:p w14:paraId="377F03D6" w14:textId="721A6536" w:rsidR="00C60E0F" w:rsidRPr="00C70A8D" w:rsidRDefault="003E4A9C" w:rsidP="00C60E0F">
      <w:pPr>
        <w:rPr>
          <w:lang w:val="es-ES"/>
        </w:rPr>
      </w:pPr>
      <w:r w:rsidRPr="00C70A8D">
        <w:rPr>
          <w:lang w:val="es-ES"/>
        </w:rPr>
        <w:lastRenderedPageBreak/>
        <w:t xml:space="preserve">Las diferencias entre los dos </w:t>
      </w:r>
      <w:r>
        <w:rPr>
          <w:lang w:val="es-ES"/>
        </w:rPr>
        <w:t xml:space="preserve">correos </w:t>
      </w:r>
      <w:r w:rsidR="00501565">
        <w:rPr>
          <w:lang w:val="es-ES"/>
        </w:rPr>
        <w:t xml:space="preserve">es </w:t>
      </w:r>
      <w:r>
        <w:rPr>
          <w:lang w:val="es-ES"/>
        </w:rPr>
        <w:t>básicamente</w:t>
      </w:r>
      <w:r w:rsidR="00501565">
        <w:rPr>
          <w:lang w:val="es-ES"/>
        </w:rPr>
        <w:t xml:space="preserve"> el tono y que se espera de su respuesta</w:t>
      </w:r>
      <w:r w:rsidR="008A60BA">
        <w:rPr>
          <w:lang w:val="es-ES"/>
        </w:rPr>
        <w:t xml:space="preserve">, que al ir dirigidos o dos receptores diferentes, hay que cambiar el tono y la respuesta esperada también es diferente. Por un </w:t>
      </w:r>
      <w:r>
        <w:rPr>
          <w:lang w:val="es-ES"/>
        </w:rPr>
        <w:t>lado,</w:t>
      </w:r>
      <w:r w:rsidR="008A60BA">
        <w:rPr>
          <w:lang w:val="es-ES"/>
        </w:rPr>
        <w:t xml:space="preserve"> tenemos que al solicitar una tarea a tu equipo de forma</w:t>
      </w:r>
      <w:r>
        <w:rPr>
          <w:lang w:val="es-ES"/>
        </w:rPr>
        <w:t xml:space="preserve"> interna </w:t>
      </w:r>
      <w:r w:rsidR="00C60E0F" w:rsidRPr="00C70A8D">
        <w:rPr>
          <w:lang w:val="es-ES"/>
        </w:rPr>
        <w:t xml:space="preserve">el tono es más cercano y se enfoca en la </w:t>
      </w:r>
      <w:r>
        <w:rPr>
          <w:lang w:val="es-ES"/>
        </w:rPr>
        <w:t>petición de una nueva tarea</w:t>
      </w:r>
      <w:r w:rsidR="00421D08">
        <w:rPr>
          <w:lang w:val="es-ES"/>
        </w:rPr>
        <w:t>,</w:t>
      </w:r>
      <w:r w:rsidR="00A6491C">
        <w:rPr>
          <w:lang w:val="es-ES"/>
        </w:rPr>
        <w:t xml:space="preserve"> sin dar opciones</w:t>
      </w:r>
      <w:r w:rsidR="00EA3260">
        <w:rPr>
          <w:lang w:val="es-ES"/>
        </w:rPr>
        <w:t xml:space="preserve"> o que exista la posibilidad de no realizar dicho informe</w:t>
      </w:r>
      <w:r w:rsidR="00C60E0F" w:rsidRPr="00C70A8D">
        <w:rPr>
          <w:lang w:val="es-ES"/>
        </w:rPr>
        <w:t>.</w:t>
      </w:r>
      <w:r w:rsidR="001E259E">
        <w:rPr>
          <w:lang w:val="es-ES"/>
        </w:rPr>
        <w:t xml:space="preserve"> </w:t>
      </w:r>
      <w:r w:rsidR="00421D08">
        <w:rPr>
          <w:lang w:val="es-ES"/>
        </w:rPr>
        <w:t xml:space="preserve"> A parte que es más productivo y se </w:t>
      </w:r>
      <w:r w:rsidR="001E259E">
        <w:rPr>
          <w:lang w:val="es-ES"/>
        </w:rPr>
        <w:t>pued</w:t>
      </w:r>
      <w:r w:rsidR="00421D08">
        <w:rPr>
          <w:lang w:val="es-ES"/>
        </w:rPr>
        <w:t>e</w:t>
      </w:r>
      <w:r w:rsidR="001E259E">
        <w:rPr>
          <w:lang w:val="es-ES"/>
        </w:rPr>
        <w:t xml:space="preserve"> ya adelantar detalles y poner en marcha de forma casi inmediata</w:t>
      </w:r>
      <w:r w:rsidR="00421D08">
        <w:rPr>
          <w:lang w:val="es-ES"/>
        </w:rPr>
        <w:t xml:space="preserve"> el proyecto.</w:t>
      </w:r>
    </w:p>
    <w:p w14:paraId="385B55EB" w14:textId="69748024" w:rsidR="00C60E0F" w:rsidRPr="00C70A8D" w:rsidRDefault="00F35A78" w:rsidP="00C60E0F">
      <w:pPr>
        <w:rPr>
          <w:lang w:val="es-ES"/>
        </w:rPr>
      </w:pPr>
      <w:r>
        <w:rPr>
          <w:lang w:val="es-ES"/>
        </w:rPr>
        <w:t>El</w:t>
      </w:r>
      <w:r w:rsidR="00C60E0F" w:rsidRPr="00C70A8D">
        <w:rPr>
          <w:lang w:val="es-ES"/>
        </w:rPr>
        <w:t xml:space="preserve"> correo dirigido al departamento de IT, </w:t>
      </w:r>
      <w:r w:rsidR="009A7F94">
        <w:rPr>
          <w:lang w:val="es-ES"/>
        </w:rPr>
        <w:t>debe</w:t>
      </w:r>
      <w:r w:rsidR="002D0FF8">
        <w:rPr>
          <w:lang w:val="es-ES"/>
        </w:rPr>
        <w:t xml:space="preserve"> ser con</w:t>
      </w:r>
      <w:r w:rsidR="009A7F94">
        <w:rPr>
          <w:lang w:val="es-ES"/>
        </w:rPr>
        <w:t xml:space="preserve"> un tono</w:t>
      </w:r>
      <w:r w:rsidR="00154F8D">
        <w:rPr>
          <w:lang w:val="es-ES"/>
        </w:rPr>
        <w:t xml:space="preserve"> más</w:t>
      </w:r>
      <w:r w:rsidR="00C60E0F" w:rsidRPr="00C70A8D">
        <w:rPr>
          <w:lang w:val="es-ES"/>
        </w:rPr>
        <w:t xml:space="preserve"> formal y </w:t>
      </w:r>
      <w:r w:rsidR="009A7F94">
        <w:rPr>
          <w:lang w:val="es-ES"/>
        </w:rPr>
        <w:t>deja</w:t>
      </w:r>
      <w:r w:rsidR="002D0FF8">
        <w:rPr>
          <w:lang w:val="es-ES"/>
        </w:rPr>
        <w:t>ndo</w:t>
      </w:r>
      <w:r w:rsidR="009A7F94">
        <w:rPr>
          <w:lang w:val="es-ES"/>
        </w:rPr>
        <w:t xml:space="preserve"> claro </w:t>
      </w:r>
      <w:r w:rsidR="002D0FF8">
        <w:rPr>
          <w:lang w:val="es-ES"/>
        </w:rPr>
        <w:t>en todo momento que es una solicitud de colaboración. Que dicha colaboración es para un bien común de la compañía. Pero que la decisión es únicamente suya</w:t>
      </w:r>
      <w:r w:rsidR="00DE7C78">
        <w:rPr>
          <w:lang w:val="es-ES"/>
        </w:rPr>
        <w:t>.</w:t>
      </w:r>
    </w:p>
    <w:p w14:paraId="2C0FA361" w14:textId="737857E4" w:rsidR="00DE7C78" w:rsidRDefault="00DE7C78" w:rsidP="00C60E0F">
      <w:pPr>
        <w:rPr>
          <w:lang w:val="es-ES"/>
        </w:rPr>
      </w:pPr>
      <w:r>
        <w:rPr>
          <w:lang w:val="es-ES"/>
        </w:rPr>
        <w:t xml:space="preserve">Que aporta más valor, por un </w:t>
      </w:r>
      <w:r w:rsidR="00133027">
        <w:rPr>
          <w:lang w:val="es-ES"/>
        </w:rPr>
        <w:t>lado,</w:t>
      </w:r>
      <w:r>
        <w:rPr>
          <w:lang w:val="es-ES"/>
        </w:rPr>
        <w:t xml:space="preserve"> tenemos que si se ejecuta el informe de forma interna seguramente será más rápido, los recursos destinados serán mas efectivos y eficientes</w:t>
      </w:r>
      <w:r w:rsidR="007456F5">
        <w:rPr>
          <w:lang w:val="es-ES"/>
        </w:rPr>
        <w:t xml:space="preserve">, pero por otro lado colaborar con otros departamentos siempre puede ser enriquecedor tanto para la compañía como nivel personal. Puede </w:t>
      </w:r>
      <w:r w:rsidR="00133027">
        <w:rPr>
          <w:lang w:val="es-ES"/>
        </w:rPr>
        <w:t>aportar mejor entendimiento entre departamentos.</w:t>
      </w:r>
    </w:p>
    <w:p w14:paraId="1BD847ED" w14:textId="77777777" w:rsidR="001B226A" w:rsidRDefault="001B226A" w:rsidP="00C60E0F">
      <w:pPr>
        <w:rPr>
          <w:lang w:val="es-ES"/>
        </w:rPr>
      </w:pPr>
    </w:p>
    <w:p w14:paraId="29C5E824" w14:textId="77777777" w:rsidR="001B226A" w:rsidRDefault="001B226A" w:rsidP="00C60E0F">
      <w:pPr>
        <w:rPr>
          <w:lang w:val="es-ES"/>
        </w:rPr>
      </w:pPr>
    </w:p>
    <w:p w14:paraId="22CD23CB" w14:textId="77777777" w:rsidR="001B226A" w:rsidRDefault="001B226A" w:rsidP="00C60E0F">
      <w:pPr>
        <w:rPr>
          <w:lang w:val="es-ES"/>
        </w:rPr>
      </w:pPr>
    </w:p>
    <w:p w14:paraId="43443D4A" w14:textId="77777777" w:rsidR="001B226A" w:rsidRDefault="001B226A" w:rsidP="001B226A">
      <w:pPr>
        <w:pStyle w:val="NormalWeb"/>
        <w:spacing w:before="0" w:beforeAutospacing="0"/>
        <w:rPr>
          <w:rFonts w:ascii="Raleway" w:hAnsi="Raleway"/>
          <w:color w:val="333333"/>
          <w:sz w:val="26"/>
          <w:szCs w:val="26"/>
        </w:rPr>
      </w:pPr>
      <w:r>
        <w:rPr>
          <w:rFonts w:ascii="Raleway" w:hAnsi="Raleway"/>
          <w:color w:val="333333"/>
          <w:sz w:val="26"/>
          <w:szCs w:val="26"/>
        </w:rPr>
        <w:t>Hola Oriol,</w:t>
      </w:r>
    </w:p>
    <w:p w14:paraId="2BF00BF0" w14:textId="77777777" w:rsidR="001B226A" w:rsidRDefault="001B226A" w:rsidP="001B226A">
      <w:pPr>
        <w:pStyle w:val="NormalWeb"/>
        <w:spacing w:before="0" w:beforeAutospacing="0"/>
        <w:rPr>
          <w:rFonts w:ascii="Raleway" w:hAnsi="Raleway"/>
          <w:color w:val="333333"/>
          <w:sz w:val="26"/>
          <w:szCs w:val="26"/>
        </w:rPr>
      </w:pPr>
      <w:r>
        <w:rPr>
          <w:rFonts w:ascii="Raleway" w:hAnsi="Raleway"/>
          <w:color w:val="333333"/>
          <w:sz w:val="26"/>
          <w:szCs w:val="26"/>
        </w:rPr>
        <w:t xml:space="preserve">El </w:t>
      </w:r>
      <w:proofErr w:type="spellStart"/>
      <w:r>
        <w:rPr>
          <w:rFonts w:ascii="Raleway" w:hAnsi="Raleway"/>
          <w:color w:val="333333"/>
          <w:sz w:val="26"/>
          <w:szCs w:val="26"/>
        </w:rPr>
        <w:t>email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 de Autoservicio lo </w:t>
      </w:r>
      <w:proofErr w:type="spellStart"/>
      <w:r>
        <w:rPr>
          <w:rFonts w:ascii="Raleway" w:hAnsi="Raleway"/>
          <w:color w:val="333333"/>
          <w:sz w:val="26"/>
          <w:szCs w:val="26"/>
        </w:rPr>
        <w:t>veo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 </w:t>
      </w:r>
      <w:proofErr w:type="spellStart"/>
      <w:r>
        <w:rPr>
          <w:rFonts w:ascii="Raleway" w:hAnsi="Raleway"/>
          <w:color w:val="333333"/>
          <w:sz w:val="26"/>
          <w:szCs w:val="26"/>
        </w:rPr>
        <w:t>bien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. Tu equipo </w:t>
      </w:r>
      <w:proofErr w:type="spellStart"/>
      <w:r>
        <w:rPr>
          <w:rFonts w:ascii="Raleway" w:hAnsi="Raleway"/>
          <w:color w:val="333333"/>
          <w:sz w:val="26"/>
          <w:szCs w:val="26"/>
        </w:rPr>
        <w:t>sabe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 por </w:t>
      </w:r>
      <w:proofErr w:type="spellStart"/>
      <w:r>
        <w:rPr>
          <w:rFonts w:ascii="Raleway" w:hAnsi="Raleway"/>
          <w:color w:val="333333"/>
          <w:sz w:val="26"/>
          <w:szCs w:val="26"/>
        </w:rPr>
        <w:t>ejemplo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 que es el </w:t>
      </w:r>
      <w:proofErr w:type="spellStart"/>
      <w:r>
        <w:rPr>
          <w:rFonts w:ascii="Raleway" w:hAnsi="Raleway"/>
          <w:color w:val="333333"/>
          <w:sz w:val="26"/>
          <w:szCs w:val="26"/>
        </w:rPr>
        <w:t>ebitda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. En el </w:t>
      </w:r>
      <w:proofErr w:type="spellStart"/>
      <w:r>
        <w:rPr>
          <w:rFonts w:ascii="Raleway" w:hAnsi="Raleway"/>
          <w:color w:val="333333"/>
          <w:sz w:val="26"/>
          <w:szCs w:val="26"/>
        </w:rPr>
        <w:t>mail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 a IT </w:t>
      </w:r>
      <w:proofErr w:type="spellStart"/>
      <w:r>
        <w:rPr>
          <w:rFonts w:ascii="Raleway" w:hAnsi="Raleway"/>
          <w:color w:val="333333"/>
          <w:sz w:val="26"/>
          <w:szCs w:val="26"/>
        </w:rPr>
        <w:t>hay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 que </w:t>
      </w:r>
      <w:proofErr w:type="spellStart"/>
      <w:r>
        <w:rPr>
          <w:rFonts w:ascii="Raleway" w:hAnsi="Raleway"/>
          <w:color w:val="333333"/>
          <w:sz w:val="26"/>
          <w:szCs w:val="26"/>
        </w:rPr>
        <w:t>aportarles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 mas </w:t>
      </w:r>
      <w:proofErr w:type="spellStart"/>
      <w:r>
        <w:rPr>
          <w:rFonts w:ascii="Raleway" w:hAnsi="Raleway"/>
          <w:color w:val="333333"/>
          <w:sz w:val="26"/>
          <w:szCs w:val="26"/>
        </w:rPr>
        <w:t>información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 </w:t>
      </w:r>
      <w:proofErr w:type="spellStart"/>
      <w:r>
        <w:rPr>
          <w:rFonts w:ascii="Raleway" w:hAnsi="Raleway"/>
          <w:color w:val="333333"/>
          <w:sz w:val="26"/>
          <w:szCs w:val="26"/>
        </w:rPr>
        <w:t>porque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 no sabran que es el EBITDA. </w:t>
      </w:r>
      <w:proofErr w:type="spellStart"/>
      <w:r>
        <w:rPr>
          <w:rFonts w:ascii="Raleway" w:hAnsi="Raleway"/>
          <w:color w:val="333333"/>
          <w:sz w:val="26"/>
          <w:szCs w:val="26"/>
        </w:rPr>
        <w:t>Aunque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 </w:t>
      </w:r>
      <w:proofErr w:type="spellStart"/>
      <w:r>
        <w:rPr>
          <w:rFonts w:ascii="Raleway" w:hAnsi="Raleway"/>
          <w:color w:val="333333"/>
          <w:sz w:val="26"/>
          <w:szCs w:val="26"/>
        </w:rPr>
        <w:t>tengan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 el </w:t>
      </w:r>
      <w:proofErr w:type="spellStart"/>
      <w:r>
        <w:rPr>
          <w:rFonts w:ascii="Raleway" w:hAnsi="Raleway"/>
          <w:color w:val="333333"/>
          <w:sz w:val="26"/>
          <w:szCs w:val="26"/>
        </w:rPr>
        <w:t>otro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 documento </w:t>
      </w:r>
      <w:proofErr w:type="spellStart"/>
      <w:r>
        <w:rPr>
          <w:rFonts w:ascii="Raleway" w:hAnsi="Raleway"/>
          <w:color w:val="333333"/>
          <w:sz w:val="26"/>
          <w:szCs w:val="26"/>
        </w:rPr>
        <w:t>aportado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 con la </w:t>
      </w:r>
      <w:proofErr w:type="spellStart"/>
      <w:r>
        <w:rPr>
          <w:rFonts w:ascii="Raleway" w:hAnsi="Raleway"/>
          <w:color w:val="333333"/>
          <w:sz w:val="26"/>
          <w:szCs w:val="26"/>
        </w:rPr>
        <w:t>definición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 se van a quedar igual :). Por </w:t>
      </w:r>
      <w:proofErr w:type="spellStart"/>
      <w:r>
        <w:rPr>
          <w:rFonts w:ascii="Raleway" w:hAnsi="Raleway"/>
          <w:color w:val="333333"/>
          <w:sz w:val="26"/>
          <w:szCs w:val="26"/>
        </w:rPr>
        <w:t>esto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 os insistia </w:t>
      </w:r>
      <w:proofErr w:type="spellStart"/>
      <w:r>
        <w:rPr>
          <w:rFonts w:ascii="Raleway" w:hAnsi="Raleway"/>
          <w:color w:val="333333"/>
          <w:sz w:val="26"/>
          <w:szCs w:val="26"/>
        </w:rPr>
        <w:t>tanto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 en la primera </w:t>
      </w:r>
      <w:proofErr w:type="spellStart"/>
      <w:r>
        <w:rPr>
          <w:rFonts w:ascii="Raleway" w:hAnsi="Raleway"/>
          <w:color w:val="333333"/>
          <w:sz w:val="26"/>
          <w:szCs w:val="26"/>
        </w:rPr>
        <w:t>clase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, en definir </w:t>
      </w:r>
      <w:proofErr w:type="spellStart"/>
      <w:r>
        <w:rPr>
          <w:rFonts w:ascii="Raleway" w:hAnsi="Raleway"/>
          <w:color w:val="333333"/>
          <w:sz w:val="26"/>
          <w:szCs w:val="26"/>
        </w:rPr>
        <w:t>junto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 al KPI </w:t>
      </w:r>
      <w:proofErr w:type="spellStart"/>
      <w:r>
        <w:rPr>
          <w:rFonts w:ascii="Raleway" w:hAnsi="Raleway"/>
          <w:color w:val="333333"/>
          <w:sz w:val="26"/>
          <w:szCs w:val="26"/>
        </w:rPr>
        <w:t>atributos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 como la formula, el </w:t>
      </w:r>
      <w:proofErr w:type="spellStart"/>
      <w:r>
        <w:rPr>
          <w:rFonts w:ascii="Raleway" w:hAnsi="Raleway"/>
          <w:color w:val="333333"/>
          <w:sz w:val="26"/>
          <w:szCs w:val="26"/>
        </w:rPr>
        <w:t>propietario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, las </w:t>
      </w:r>
      <w:proofErr w:type="spellStart"/>
      <w:r>
        <w:rPr>
          <w:rFonts w:ascii="Raleway" w:hAnsi="Raleway"/>
          <w:color w:val="333333"/>
          <w:sz w:val="26"/>
          <w:szCs w:val="26"/>
        </w:rPr>
        <w:t>unidades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, la </w:t>
      </w:r>
      <w:proofErr w:type="spellStart"/>
      <w:r>
        <w:rPr>
          <w:rFonts w:ascii="Raleway" w:hAnsi="Raleway"/>
          <w:color w:val="333333"/>
          <w:sz w:val="26"/>
          <w:szCs w:val="26"/>
        </w:rPr>
        <w:t>frecuencia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... en </w:t>
      </w:r>
      <w:proofErr w:type="spellStart"/>
      <w:r>
        <w:rPr>
          <w:rFonts w:ascii="Raleway" w:hAnsi="Raleway"/>
          <w:color w:val="333333"/>
          <w:sz w:val="26"/>
          <w:szCs w:val="26"/>
        </w:rPr>
        <w:t>realidad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 </w:t>
      </w:r>
      <w:proofErr w:type="spellStart"/>
      <w:r>
        <w:rPr>
          <w:rFonts w:ascii="Raleway" w:hAnsi="Raleway"/>
          <w:color w:val="333333"/>
          <w:sz w:val="26"/>
          <w:szCs w:val="26"/>
        </w:rPr>
        <w:t>esto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 es lo que </w:t>
      </w:r>
      <w:proofErr w:type="spellStart"/>
      <w:r>
        <w:rPr>
          <w:rFonts w:ascii="Raleway" w:hAnsi="Raleway"/>
          <w:color w:val="333333"/>
          <w:sz w:val="26"/>
          <w:szCs w:val="26"/>
        </w:rPr>
        <w:t>necesita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 </w:t>
      </w:r>
      <w:proofErr w:type="spellStart"/>
      <w:r>
        <w:rPr>
          <w:rFonts w:ascii="Raleway" w:hAnsi="Raleway"/>
          <w:color w:val="333333"/>
          <w:sz w:val="26"/>
          <w:szCs w:val="26"/>
        </w:rPr>
        <w:t>ese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 equipo de IT para poder </w:t>
      </w:r>
      <w:proofErr w:type="spellStart"/>
      <w:r>
        <w:rPr>
          <w:rFonts w:ascii="Raleway" w:hAnsi="Raleway"/>
          <w:color w:val="333333"/>
          <w:sz w:val="26"/>
          <w:szCs w:val="26"/>
        </w:rPr>
        <w:t>daros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 un EBITDA </w:t>
      </w:r>
      <w:proofErr w:type="spellStart"/>
      <w:r>
        <w:rPr>
          <w:rFonts w:ascii="Raleway" w:hAnsi="Raleway"/>
          <w:color w:val="333333"/>
          <w:sz w:val="26"/>
          <w:szCs w:val="26"/>
        </w:rPr>
        <w:t>sin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 </w:t>
      </w:r>
      <w:proofErr w:type="spellStart"/>
      <w:r>
        <w:rPr>
          <w:rFonts w:ascii="Raleway" w:hAnsi="Raleway"/>
          <w:color w:val="333333"/>
          <w:sz w:val="26"/>
          <w:szCs w:val="26"/>
        </w:rPr>
        <w:t>necesidad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 de </w:t>
      </w:r>
      <w:proofErr w:type="spellStart"/>
      <w:r>
        <w:rPr>
          <w:rFonts w:ascii="Raleway" w:hAnsi="Raleway"/>
          <w:color w:val="333333"/>
          <w:sz w:val="26"/>
          <w:szCs w:val="26"/>
        </w:rPr>
        <w:t>entender</w:t>
      </w:r>
      <w:proofErr w:type="spellEnd"/>
      <w:r>
        <w:rPr>
          <w:rFonts w:ascii="Raleway" w:hAnsi="Raleway"/>
          <w:color w:val="333333"/>
          <w:sz w:val="26"/>
          <w:szCs w:val="26"/>
        </w:rPr>
        <w:t xml:space="preserve"> de </w:t>
      </w:r>
      <w:proofErr w:type="spellStart"/>
      <w:r>
        <w:rPr>
          <w:rFonts w:ascii="Raleway" w:hAnsi="Raleway"/>
          <w:color w:val="333333"/>
          <w:sz w:val="26"/>
          <w:szCs w:val="26"/>
        </w:rPr>
        <w:t>finanzas</w:t>
      </w:r>
      <w:proofErr w:type="spellEnd"/>
      <w:r>
        <w:rPr>
          <w:rFonts w:ascii="Raleway" w:hAnsi="Raleway"/>
          <w:color w:val="333333"/>
          <w:sz w:val="26"/>
          <w:szCs w:val="26"/>
        </w:rPr>
        <w:t>.</w:t>
      </w:r>
    </w:p>
    <w:p w14:paraId="3306B7AD" w14:textId="77777777" w:rsidR="001B226A" w:rsidRDefault="001B226A" w:rsidP="001B226A">
      <w:pPr>
        <w:pStyle w:val="NormalWeb"/>
        <w:spacing w:before="0" w:beforeAutospacing="0"/>
        <w:rPr>
          <w:rFonts w:ascii="Raleway" w:hAnsi="Raleway"/>
          <w:color w:val="333333"/>
          <w:sz w:val="26"/>
          <w:szCs w:val="26"/>
        </w:rPr>
      </w:pPr>
      <w:r>
        <w:rPr>
          <w:rFonts w:ascii="Raleway" w:hAnsi="Raleway"/>
          <w:color w:val="333333"/>
          <w:sz w:val="26"/>
          <w:szCs w:val="26"/>
        </w:rPr>
        <w:t>un saludo!</w:t>
      </w:r>
    </w:p>
    <w:p w14:paraId="44271008" w14:textId="77777777" w:rsidR="001B226A" w:rsidRDefault="001B226A" w:rsidP="00C60E0F">
      <w:pPr>
        <w:rPr>
          <w:lang w:val="es-ES"/>
        </w:rPr>
      </w:pPr>
    </w:p>
    <w:sectPr w:rsidR="001B22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Oriol puig i Carreró">
    <w15:presenceInfo w15:providerId="Windows Live" w15:userId="aba7334eafb0714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86C"/>
    <w:rsid w:val="00011370"/>
    <w:rsid w:val="000464CA"/>
    <w:rsid w:val="000A0B30"/>
    <w:rsid w:val="000B606D"/>
    <w:rsid w:val="00107C6C"/>
    <w:rsid w:val="00112393"/>
    <w:rsid w:val="00121397"/>
    <w:rsid w:val="00133027"/>
    <w:rsid w:val="00154F8D"/>
    <w:rsid w:val="00186053"/>
    <w:rsid w:val="001B226A"/>
    <w:rsid w:val="001E259E"/>
    <w:rsid w:val="001E6810"/>
    <w:rsid w:val="001F31E1"/>
    <w:rsid w:val="00212F48"/>
    <w:rsid w:val="00266DB2"/>
    <w:rsid w:val="002D0FF8"/>
    <w:rsid w:val="003A0793"/>
    <w:rsid w:val="003A3CDC"/>
    <w:rsid w:val="003B1B92"/>
    <w:rsid w:val="003E4A9C"/>
    <w:rsid w:val="00421D08"/>
    <w:rsid w:val="00496990"/>
    <w:rsid w:val="004A491A"/>
    <w:rsid w:val="004B3815"/>
    <w:rsid w:val="00501565"/>
    <w:rsid w:val="0059402F"/>
    <w:rsid w:val="005B39F5"/>
    <w:rsid w:val="00616DB7"/>
    <w:rsid w:val="00643FF0"/>
    <w:rsid w:val="006B486C"/>
    <w:rsid w:val="007456F5"/>
    <w:rsid w:val="00785BCE"/>
    <w:rsid w:val="007F10A4"/>
    <w:rsid w:val="007F7832"/>
    <w:rsid w:val="00804311"/>
    <w:rsid w:val="00822075"/>
    <w:rsid w:val="008A60BA"/>
    <w:rsid w:val="009A7F94"/>
    <w:rsid w:val="00A03373"/>
    <w:rsid w:val="00A461DD"/>
    <w:rsid w:val="00A54E5E"/>
    <w:rsid w:val="00A6491C"/>
    <w:rsid w:val="00A73CC7"/>
    <w:rsid w:val="00A74CAE"/>
    <w:rsid w:val="00AA3615"/>
    <w:rsid w:val="00AA5D9A"/>
    <w:rsid w:val="00B05CD5"/>
    <w:rsid w:val="00B9617D"/>
    <w:rsid w:val="00BE7056"/>
    <w:rsid w:val="00BF20C2"/>
    <w:rsid w:val="00C27BAE"/>
    <w:rsid w:val="00C60E0F"/>
    <w:rsid w:val="00C70A8D"/>
    <w:rsid w:val="00C86B0B"/>
    <w:rsid w:val="00CC4E45"/>
    <w:rsid w:val="00CE3C73"/>
    <w:rsid w:val="00D24C1E"/>
    <w:rsid w:val="00DC57DF"/>
    <w:rsid w:val="00DD7F8B"/>
    <w:rsid w:val="00DE7C78"/>
    <w:rsid w:val="00E133EF"/>
    <w:rsid w:val="00E2027B"/>
    <w:rsid w:val="00E70A59"/>
    <w:rsid w:val="00EA3260"/>
    <w:rsid w:val="00EE2C42"/>
    <w:rsid w:val="00F0305D"/>
    <w:rsid w:val="00F11B26"/>
    <w:rsid w:val="00F35A78"/>
    <w:rsid w:val="00F4308B"/>
    <w:rsid w:val="00F44C4D"/>
    <w:rsid w:val="00F52D9B"/>
    <w:rsid w:val="00FE3AEC"/>
    <w:rsid w:val="00FF3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54731"/>
  <w15:chartTrackingRefBased/>
  <w15:docId w15:val="{497ABCC9-5965-43C2-B232-FB8D0FDE1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Revisi">
    <w:name w:val="Revision"/>
    <w:hidden/>
    <w:uiPriority w:val="99"/>
    <w:semiHidden/>
    <w:rsid w:val="00616DB7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B22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a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904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625</Words>
  <Characters>3565</Characters>
  <Application>Microsoft Office Word</Application>
  <DocSecurity>0</DocSecurity>
  <Lines>29</Lines>
  <Paragraphs>8</Paragraphs>
  <ScaleCrop>false</ScaleCrop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Oriol puig i Carreró</dc:creator>
  <cp:keywords/>
  <dc:description/>
  <cp:lastModifiedBy>oriol Calblay</cp:lastModifiedBy>
  <cp:revision>74</cp:revision>
  <dcterms:created xsi:type="dcterms:W3CDTF">2024-05-11T18:10:00Z</dcterms:created>
  <dcterms:modified xsi:type="dcterms:W3CDTF">2024-05-18T15:57:00Z</dcterms:modified>
</cp:coreProperties>
</file>